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color w:val="444746"/>
        </w:rPr>
      </w:pPr>
      <w:r w:rsidDel="00000000" w:rsidR="00000000" w:rsidRPr="00000000">
        <w:rPr>
          <w:b w:val="1"/>
          <w:bCs w:val="1"/>
          <w:color w:val="444746"/>
          <w:rtl w:val="1"/>
        </w:rPr>
        <w:t xml:space="preserve">ה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-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RAG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הסדרות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746"/>
          <w:rtl w:val="1"/>
        </w:rPr>
        <w:t xml:space="preserve">העתיות</w:t>
      </w:r>
    </w:p>
    <w:p w:rsidR="00000000" w:rsidDel="00000000" w:rsidP="00000000" w:rsidRDefault="00000000" w:rsidRPr="00000000" w14:paraId="00000002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אנדרי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16.01.26,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566, 458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RAFT</w:t>
      </w:r>
      <w:r w:rsidDel="00000000" w:rsidR="00000000" w:rsidRPr="00000000">
        <w:rPr>
          <w:b w:val="1"/>
          <w:bCs w:val="1"/>
          <w:rtl w:val="0"/>
        </w:rPr>
        <w:t xml:space="preserve"> - Retrieval Augmented Time Series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ששכח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ins w:author="Mike E" w:id="0" w:date="2026-01-15T21:11:45Z">
        <w:commentRangeStart w:id="0"/>
        <w:commentRangeStart w:id="1"/>
        <w:r w:rsidDel="00000000" w:rsidR="00000000" w:rsidRPr="00000000">
          <w:rPr>
            <w:rtl w:val="1"/>
          </w:rPr>
          <w:t xml:space="preserve">דאטה</w:t>
        </w:r>
      </w:ins>
      <w:del w:author="Mike E" w:id="0" w:date="2026-01-15T21:11:45Z">
        <w:commentRangeEnd w:id="0"/>
        <w:r w:rsidDel="00000000" w:rsidR="00000000" w:rsidRPr="00000000">
          <w:commentReference w:id="0"/>
        </w:r>
        <w:commentRangeEnd w:id="1"/>
        <w:r w:rsidDel="00000000" w:rsidR="00000000" w:rsidRPr="00000000">
          <w:commentReference w:id="1"/>
        </w:r>
        <w:r w:rsidDel="00000000" w:rsidR="00000000" w:rsidRPr="00000000">
          <w:rPr>
            <w:rtl w:val="1"/>
          </w:rPr>
          <w:delText xml:space="preserve">נתונים</w:delText>
        </w:r>
      </w:del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Downsampling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משורשרים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PatchTST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DLinear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86%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https://arxiv.org/absl/2505.04163v1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y Finkelshtein" w:id="0" w:date="2026-01-16T11:06:32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Mike E" w:id="1" w:date="2026-01-16T11:43:20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אזרום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rxiv.org/html/2505.04163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